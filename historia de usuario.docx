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CE3D758" w14:textId="77777777" w:rsidR="00B11229" w:rsidRPr="00D6573F" w:rsidRDefault="00B11229" w:rsidP="00B11229">
      <w:pPr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1BC9142D" w14:textId="77777777" w:rsidR="00B11229" w:rsidRPr="00B11229" w:rsidRDefault="00B11229" w:rsidP="00B11229">
      <w:pPr>
        <w:jc w:val="both"/>
        <w:rPr>
          <w:rFonts w:ascii="Arial" w:hAnsi="Arial" w:cs="Arial"/>
          <w:b/>
          <w:color w:val="000000"/>
          <w:sz w:val="22"/>
          <w:u w:val="single"/>
        </w:rPr>
      </w:pPr>
      <w:r>
        <w:rPr>
          <w:rFonts w:ascii="Arial" w:hAnsi="Arial" w:cs="Arial"/>
          <w:b/>
          <w:color w:val="000000"/>
          <w:sz w:val="22"/>
          <w:u w:val="single"/>
        </w:rPr>
        <w:t>DESCRIPCIÓN GENERAL</w:t>
      </w:r>
    </w:p>
    <w:p w14:paraId="0C17C796" w14:textId="77777777" w:rsidR="00B11229" w:rsidRDefault="00B11229" w:rsidP="00B11229">
      <w:pPr>
        <w:jc w:val="both"/>
        <w:rPr>
          <w:rFonts w:ascii="Arial" w:hAnsi="Arial" w:cs="Arial"/>
          <w:b/>
          <w:color w:val="000000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1"/>
        <w:gridCol w:w="7794"/>
      </w:tblGrid>
      <w:tr w:rsidR="00B11229" w14:paraId="673FE0C6" w14:textId="77777777" w:rsidTr="00B11229">
        <w:trPr>
          <w:trHeight w:val="278"/>
        </w:trPr>
        <w:tc>
          <w:tcPr>
            <w:tcW w:w="5061" w:type="dxa"/>
            <w:shd w:val="clear" w:color="auto" w:fill="92CDDC" w:themeFill="accent5" w:themeFillTint="99"/>
          </w:tcPr>
          <w:p w14:paraId="075072AE" w14:textId="77777777" w:rsidR="00B11229" w:rsidRDefault="00B11229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 xml:space="preserve">Grupo No:  </w:t>
            </w:r>
          </w:p>
        </w:tc>
        <w:tc>
          <w:tcPr>
            <w:tcW w:w="7794" w:type="dxa"/>
          </w:tcPr>
          <w:p w14:paraId="344C1EA1" w14:textId="77777777" w:rsidR="00B11229" w:rsidRDefault="00B11229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</w:p>
        </w:tc>
      </w:tr>
      <w:tr w:rsidR="00B11229" w14:paraId="2AB41E76" w14:textId="77777777" w:rsidTr="00B11229">
        <w:trPr>
          <w:trHeight w:val="171"/>
        </w:trPr>
        <w:tc>
          <w:tcPr>
            <w:tcW w:w="5061" w:type="dxa"/>
            <w:vMerge w:val="restart"/>
            <w:shd w:val="clear" w:color="auto" w:fill="92CDDC" w:themeFill="accent5" w:themeFillTint="99"/>
            <w:vAlign w:val="center"/>
          </w:tcPr>
          <w:p w14:paraId="189F076A" w14:textId="77777777" w:rsidR="00B11229" w:rsidRDefault="00B11229" w:rsidP="00BF4801">
            <w:pPr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 xml:space="preserve">Integrantes:  </w:t>
            </w:r>
          </w:p>
        </w:tc>
        <w:tc>
          <w:tcPr>
            <w:tcW w:w="7794" w:type="dxa"/>
          </w:tcPr>
          <w:p w14:paraId="27EC2E2C" w14:textId="77777777" w:rsidR="00B11229" w:rsidRDefault="007415AF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 xml:space="preserve">Daniel Blanco Rodríguez </w:t>
            </w:r>
          </w:p>
        </w:tc>
      </w:tr>
      <w:tr w:rsidR="00B11229" w14:paraId="0574B161" w14:textId="77777777" w:rsidTr="00B11229">
        <w:trPr>
          <w:trHeight w:val="225"/>
        </w:trPr>
        <w:tc>
          <w:tcPr>
            <w:tcW w:w="5061" w:type="dxa"/>
            <w:vMerge/>
            <w:shd w:val="clear" w:color="auto" w:fill="92CDDC" w:themeFill="accent5" w:themeFillTint="99"/>
          </w:tcPr>
          <w:p w14:paraId="5B014B7D" w14:textId="77777777" w:rsidR="00B11229" w:rsidRDefault="00B11229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</w:p>
        </w:tc>
        <w:tc>
          <w:tcPr>
            <w:tcW w:w="7794" w:type="dxa"/>
          </w:tcPr>
          <w:p w14:paraId="5BB9E435" w14:textId="77777777" w:rsidR="00B11229" w:rsidRDefault="007415AF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>Rafael Urueta Jiménez</w:t>
            </w:r>
          </w:p>
        </w:tc>
      </w:tr>
      <w:tr w:rsidR="00B11229" w14:paraId="7343888B" w14:textId="77777777" w:rsidTr="00B11229">
        <w:trPr>
          <w:trHeight w:val="94"/>
        </w:trPr>
        <w:tc>
          <w:tcPr>
            <w:tcW w:w="5061" w:type="dxa"/>
            <w:vMerge/>
            <w:shd w:val="clear" w:color="auto" w:fill="92CDDC" w:themeFill="accent5" w:themeFillTint="99"/>
          </w:tcPr>
          <w:p w14:paraId="68C58DD5" w14:textId="77777777" w:rsidR="00B11229" w:rsidRDefault="00B11229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</w:p>
        </w:tc>
        <w:tc>
          <w:tcPr>
            <w:tcW w:w="7794" w:type="dxa"/>
          </w:tcPr>
          <w:p w14:paraId="7DDF1C09" w14:textId="7A8CA500" w:rsidR="00B11229" w:rsidRDefault="00B61365" w:rsidP="00BF4801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>Juan Restrepo</w:t>
            </w:r>
          </w:p>
        </w:tc>
      </w:tr>
      <w:tr w:rsidR="000908A2" w14:paraId="32C34809" w14:textId="77777777" w:rsidTr="00B11229">
        <w:trPr>
          <w:trHeight w:val="244"/>
        </w:trPr>
        <w:tc>
          <w:tcPr>
            <w:tcW w:w="5061" w:type="dxa"/>
            <w:shd w:val="clear" w:color="auto" w:fill="92CDDC" w:themeFill="accent5" w:themeFillTint="99"/>
          </w:tcPr>
          <w:p w14:paraId="26D0E8F8" w14:textId="77777777" w:rsidR="000908A2" w:rsidRDefault="000908A2" w:rsidP="000908A2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>Título del Proyecto:</w:t>
            </w:r>
          </w:p>
        </w:tc>
        <w:tc>
          <w:tcPr>
            <w:tcW w:w="7794" w:type="dxa"/>
          </w:tcPr>
          <w:p w14:paraId="3786359B" w14:textId="77777777" w:rsidR="000908A2" w:rsidRDefault="00DD0F92" w:rsidP="000908A2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>Buscador de talleres.</w:t>
            </w:r>
          </w:p>
        </w:tc>
      </w:tr>
      <w:tr w:rsidR="000908A2" w14:paraId="23AAC1DC" w14:textId="77777777" w:rsidTr="00EA6154">
        <w:trPr>
          <w:trHeight w:val="244"/>
        </w:trPr>
        <w:tc>
          <w:tcPr>
            <w:tcW w:w="5061" w:type="dxa"/>
            <w:shd w:val="clear" w:color="auto" w:fill="92CDDC" w:themeFill="accent5" w:themeFillTint="99"/>
          </w:tcPr>
          <w:p w14:paraId="08AF5B1D" w14:textId="77777777" w:rsidR="000908A2" w:rsidRDefault="000908A2" w:rsidP="000908A2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>Descripción Breve del Producto:</w:t>
            </w:r>
          </w:p>
        </w:tc>
        <w:tc>
          <w:tcPr>
            <w:tcW w:w="7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4712D8" w14:textId="77777777" w:rsidR="000908A2" w:rsidRDefault="000908A2" w:rsidP="000908A2">
            <w:pPr>
              <w:jc w:val="both"/>
              <w:rPr>
                <w:rFonts w:ascii="Arial" w:hAnsi="Arial" w:cs="Arial"/>
                <w:b/>
                <w:color w:val="000000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</w:rPr>
              <w:t>Relaciona los talleres en la ubicación deseada con base a los registros, detallando su información y ordenándolos por proximidad.</w:t>
            </w:r>
          </w:p>
        </w:tc>
      </w:tr>
    </w:tbl>
    <w:p w14:paraId="68DBE325" w14:textId="77777777" w:rsidR="002D4C07" w:rsidRDefault="002D4C07" w:rsidP="002D4C07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56A5F48E" w14:textId="77777777" w:rsidR="00B11229" w:rsidRPr="00B11229" w:rsidRDefault="00B11229" w:rsidP="00B11229">
      <w:pPr>
        <w:jc w:val="both"/>
        <w:rPr>
          <w:rFonts w:ascii="Arial" w:hAnsi="Arial" w:cs="Arial"/>
          <w:b/>
          <w:color w:val="000000"/>
          <w:sz w:val="22"/>
          <w:u w:val="single"/>
        </w:rPr>
      </w:pPr>
      <w:r>
        <w:rPr>
          <w:rFonts w:ascii="Arial" w:hAnsi="Arial" w:cs="Arial"/>
          <w:b/>
          <w:color w:val="000000"/>
          <w:sz w:val="22"/>
          <w:u w:val="single"/>
        </w:rPr>
        <w:t>HISTORIAS DE USUARIO</w:t>
      </w:r>
    </w:p>
    <w:p w14:paraId="37A3DDED" w14:textId="77777777" w:rsidR="00027CDA" w:rsidRDefault="00027CDA" w:rsidP="002D4C07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2485ADFB" w14:textId="77777777" w:rsidR="002D4C07" w:rsidRDefault="0005570E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 xml:space="preserve">Las historias de usuario son una representación de un requisito escrito en una o dos frases utilizando el lenguaje común del usuario. En la tabla 1 se presenta un ejemplo de su elaboración para identificar los requisitos funcionales. Se sugiere identificar el Rol, las Tareas que llevará a cabo el sistema y el propósito de las mismas. </w:t>
      </w:r>
    </w:p>
    <w:p w14:paraId="37704AB4" w14:textId="77777777" w:rsidR="00C478BB" w:rsidRDefault="00000000">
      <w:pPr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b/>
          <w:color w:val="000000"/>
          <w:sz w:val="22"/>
        </w:rPr>
        <w:t>Roles del sistema: Cliente</w:t>
      </w:r>
      <w:r>
        <w:rPr>
          <w:rFonts w:ascii="Arial" w:hAnsi="Arial" w:cs="Arial"/>
          <w:color w:val="000000"/>
          <w:sz w:val="22"/>
        </w:rPr>
        <w:t xml:space="preserve"> (persona que busca talleres, solicita citas y califica), </w:t>
      </w:r>
      <w:r>
        <w:rPr>
          <w:rFonts w:ascii="Arial" w:hAnsi="Arial" w:cs="Arial"/>
          <w:b/>
          <w:color w:val="000000"/>
          <w:sz w:val="22"/>
        </w:rPr>
        <w:t>SocioTaller</w:t>
      </w:r>
      <w:r>
        <w:rPr>
          <w:rFonts w:ascii="Arial" w:hAnsi="Arial" w:cs="Arial"/>
          <w:color w:val="000000"/>
          <w:sz w:val="22"/>
        </w:rPr>
        <w:t xml:space="preserve"> (propietario que registra y administra su taller) y </w:t>
      </w:r>
      <w:r>
        <w:rPr>
          <w:rFonts w:ascii="Arial" w:hAnsi="Arial" w:cs="Arial"/>
          <w:b/>
          <w:color w:val="000000"/>
          <w:sz w:val="22"/>
        </w:rPr>
        <w:t>Administrador</w:t>
      </w:r>
      <w:r>
        <w:rPr>
          <w:rFonts w:ascii="Arial" w:hAnsi="Arial" w:cs="Arial"/>
          <w:color w:val="000000"/>
          <w:sz w:val="22"/>
        </w:rPr>
        <w:t xml:space="preserve"> (supervisa los talleres, citas y valoraciones de toda la plataforma).</w:t>
      </w:r>
    </w:p>
    <w:p w14:paraId="69EEB108" w14:textId="77777777" w:rsidR="00734FF5" w:rsidRDefault="00734FF5">
      <w:pPr>
        <w:jc w:val="both"/>
        <w:rPr>
          <w:rFonts w:ascii="Arial" w:hAnsi="Arial" w:cs="Arial"/>
          <w:color w:val="000000"/>
        </w:rPr>
      </w:pPr>
    </w:p>
    <w:tbl>
      <w:tblPr>
        <w:tblW w:w="128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1766"/>
      </w:tblGrid>
      <w:tr w:rsidR="00734FF5" w:rsidRPr="00734FF5" w14:paraId="505C5266" w14:textId="77777777" w:rsidTr="00F53336">
        <w:trPr>
          <w:cantSplit/>
          <w:trHeight w:val="31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B6DDE8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A715A" w14:textId="77777777" w:rsidR="00734FF5" w:rsidRPr="00734FF5" w:rsidRDefault="00734FF5" w:rsidP="00734FF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>ID</w:t>
            </w:r>
          </w:p>
        </w:tc>
        <w:tc>
          <w:tcPr>
            <w:tcW w:w="11766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B6DDE8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AB3D51" w14:textId="77777777" w:rsidR="00734FF5" w:rsidRPr="00734FF5" w:rsidRDefault="00853428" w:rsidP="00734FF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  <w:lang w:val="es-ES"/>
              </w:rPr>
              <w:t xml:space="preserve">Historia de Usuario </w:t>
            </w:r>
          </w:p>
        </w:tc>
      </w:tr>
      <w:tr w:rsidR="00C478BB" w14:paraId="367FA25C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D1E435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RF000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2C6DDE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registrarme en la aplicación con mi nombre, correo y contraseña para crear mi cuenta y poder usar el sistema.</w:t>
            </w:r>
          </w:p>
        </w:tc>
      </w:tr>
      <w:tr w:rsidR="00C478BB" w14:paraId="43332E25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84780D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RF001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FE7DF6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que la aplicación verifique mis datos de acceso para iniciar sesión y entrar a mi cuenta.</w:t>
            </w:r>
          </w:p>
        </w:tc>
      </w:tr>
      <w:tr w:rsidR="00C478BB" w14:paraId="04778A5B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7E0AE0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RF002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73E727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buscar talleres por barrio o ciudad para encontrar los que estén en el lugar que me interesa.</w:t>
            </w:r>
          </w:p>
        </w:tc>
      </w:tr>
      <w:tr w:rsidR="00C478BB" w14:paraId="2A98DA27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036799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RF003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AA4EAC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seleccionar un taller y ver su detalle (dirección, teléfono, horario, servicios y calificación) para elegir el que mejor se ajuste a mi necesidad.</w:t>
            </w:r>
          </w:p>
        </w:tc>
      </w:tr>
      <w:tr w:rsidR="00C478BB" w14:paraId="3DEE16FB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F5D073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RF004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4AB428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solicitar una cita en el taller seleccionado indicando fecha, hora y motivo para reservar la atención.</w:t>
            </w:r>
          </w:p>
        </w:tc>
      </w:tr>
      <w:tr w:rsidR="00C478BB" w14:paraId="738B4C6C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F47AB7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RF005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14AF06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consultar el historial de mis búsquedas anteriores para repetirlas sin escribirlas de nuevo.</w:t>
            </w:r>
          </w:p>
        </w:tc>
      </w:tr>
      <w:tr w:rsidR="00C478BB" w14:paraId="77AAF098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FFC3DF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RF006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0A0693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calificar con estrellas (de 1 a 5) y comentar la atención recibida para ayudar a otros clientes a elegir.</w:t>
            </w:r>
          </w:p>
        </w:tc>
      </w:tr>
      <w:tr w:rsidR="00C478BB" w14:paraId="039DB4D4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DCE416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RF007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271D58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registrarme en la aplicación con mis datos para crear mi cuenta de propietario de taller.</w:t>
            </w:r>
          </w:p>
        </w:tc>
      </w:tr>
      <w:tr w:rsidR="00C478BB" w14:paraId="7F2C7796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EE63B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RF008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434EA3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iniciar sesión con mis credenciales para administrar mi taller.</w:t>
            </w:r>
          </w:p>
        </w:tc>
      </w:tr>
      <w:tr w:rsidR="00C478BB" w14:paraId="5642573B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F4B46B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lastRenderedPageBreak/>
              <w:t>RF009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BA61AF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registrar mi taller con su nombre, teléfono y dirección para que aparezca en el mapa de búsqueda de los clientes.</w:t>
            </w:r>
          </w:p>
        </w:tc>
      </w:tr>
      <w:tr w:rsidR="00C478BB" w14:paraId="3FCA201F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A195869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RF010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619627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editar la información de mi negocio (descripción, horario y servicios) para mantenerla actualizada.</w:t>
            </w:r>
          </w:p>
        </w:tc>
      </w:tr>
      <w:tr w:rsidR="00C478BB" w14:paraId="791550A6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3F29D1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RF011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3407A0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registrar a mis mecánicos para tener identificado el personal que trabaja en mi taller.</w:t>
            </w:r>
          </w:p>
        </w:tc>
      </w:tr>
      <w:tr w:rsidR="00C478BB" w14:paraId="49711791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C3F41B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RF012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7876C5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ver los talleres sobre un mapa ordenados por cercanía al lugar que busco para identificar rápidamente el más próximo.</w:t>
            </w:r>
          </w:p>
        </w:tc>
      </w:tr>
      <w:tr w:rsidR="00C478BB" w14:paraId="388A783C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A1F1C4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RF013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C4A8BE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cliente</w:t>
            </w:r>
            <w:r>
              <w:rPr>
                <w:sz w:val="22"/>
                <w:szCs w:val="22"/>
              </w:rPr>
              <w:t xml:space="preserve"> quiero consultar mis citas solicitadas y su estado para llevar control de mis reservas.</w:t>
            </w:r>
          </w:p>
        </w:tc>
      </w:tr>
      <w:tr w:rsidR="00C478BB" w14:paraId="54DF7966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336F43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RF014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403288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usuario registrado (cliente, SocioTaller o administrador)</w:t>
            </w:r>
            <w:r>
              <w:rPr>
                <w:sz w:val="22"/>
                <w:szCs w:val="22"/>
              </w:rPr>
              <w:t xml:space="preserve"> quiero cerrar sesión para proteger mi cuenta cuando termine de usar la aplicación.</w:t>
            </w:r>
          </w:p>
        </w:tc>
      </w:tr>
      <w:tr w:rsidR="00C478BB" w14:paraId="63C0B45F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4130C6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RF015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F8D2EE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consultar las citas que los clientes solicitan en mi taller para organizar mi agenda de atención.</w:t>
            </w:r>
          </w:p>
        </w:tc>
      </w:tr>
      <w:tr w:rsidR="00C478BB" w14:paraId="1A700506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D49E63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RF016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CD4229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ver las valoraciones y comentarios que dejan los clientes para conocer la calidad de mi atención.</w:t>
            </w:r>
          </w:p>
        </w:tc>
      </w:tr>
      <w:tr w:rsidR="00C478BB" w14:paraId="44875887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7D80C2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RF017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C17A8E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SocioTaller</w:t>
            </w:r>
            <w:r>
              <w:rPr>
                <w:sz w:val="22"/>
                <w:szCs w:val="22"/>
              </w:rPr>
              <w:t xml:space="preserve"> quiero que la dirección de mi taller se ubique automáticamente en el mapa para no tener que digitar coordenadas.</w:t>
            </w:r>
          </w:p>
        </w:tc>
      </w:tr>
      <w:tr w:rsidR="00C478BB" w14:paraId="1DD22BF0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5BFCB3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RF018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A27B5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administrador</w:t>
            </w:r>
            <w:r>
              <w:rPr>
                <w:sz w:val="22"/>
                <w:szCs w:val="22"/>
              </w:rPr>
              <w:t xml:space="preserve"> quiero iniciar sesión con mis credenciales para acceder al panel de administración.</w:t>
            </w:r>
          </w:p>
        </w:tc>
      </w:tr>
      <w:tr w:rsidR="00C478BB" w14:paraId="245D6671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EC6038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RF019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340980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administrador</w:t>
            </w:r>
            <w:r>
              <w:rPr>
                <w:sz w:val="22"/>
                <w:szCs w:val="22"/>
              </w:rPr>
              <w:t xml:space="preserve"> quiero consultar y editar todos los talleres registrados para mantener la información correcta y actualizada.</w:t>
            </w:r>
          </w:p>
        </w:tc>
      </w:tr>
      <w:tr w:rsidR="00C478BB" w14:paraId="13FDAA3B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2FC8F4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RF020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3D128D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administrador</w:t>
            </w:r>
            <w:r>
              <w:rPr>
                <w:sz w:val="22"/>
                <w:szCs w:val="22"/>
              </w:rPr>
              <w:t xml:space="preserve"> quiero consultar todas las citas de la plataforma para hacer seguimiento a la actividad del sistema.</w:t>
            </w:r>
          </w:p>
        </w:tc>
      </w:tr>
      <w:tr w:rsidR="00C478BB" w14:paraId="08672361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78486B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RF021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7EE013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administrador</w:t>
            </w:r>
            <w:r>
              <w:rPr>
                <w:sz w:val="22"/>
                <w:szCs w:val="22"/>
              </w:rPr>
              <w:t xml:space="preserve"> quiero consultar todas las valoraciones de los talleres para supervisar la calidad del servicio.</w:t>
            </w:r>
          </w:p>
        </w:tc>
      </w:tr>
      <w:tr w:rsidR="00C478BB" w14:paraId="2BE30038" w14:textId="77777777">
        <w:trPr>
          <w:cantSplit/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C4F80F" w14:textId="77777777" w:rsidR="00C478BB" w:rsidRDefault="00000000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RF022</w:t>
            </w:r>
          </w:p>
        </w:tc>
        <w:tc>
          <w:tcPr>
            <w:tcW w:w="1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6D3DA6" w14:textId="77777777" w:rsidR="00C478BB" w:rsidRDefault="00000000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Como </w:t>
            </w:r>
            <w:r>
              <w:rPr>
                <w:rStyle w:val="Textoennegrita"/>
                <w:sz w:val="22"/>
                <w:szCs w:val="22"/>
              </w:rPr>
              <w:t>usuario registrado (cliente, SocioTaller o administrador)</w:t>
            </w:r>
            <w:r>
              <w:rPr>
                <w:sz w:val="22"/>
                <w:szCs w:val="22"/>
              </w:rPr>
              <w:t xml:space="preserve"> quiero que la aplicación me muestre solo las opciones que corresponden a mi rol para proteger la información del sistema.</w:t>
            </w:r>
          </w:p>
        </w:tc>
      </w:tr>
    </w:tbl>
    <w:p w14:paraId="3E8C21EF" w14:textId="77777777" w:rsidR="00734FF5" w:rsidRDefault="00734FF5">
      <w:pPr>
        <w:jc w:val="both"/>
        <w:rPr>
          <w:ins w:id="0" w:author="Coordinador Permanencia Programa Ingeniería de Sistemas" w:date="2019-05-31T03:08:00Z"/>
        </w:rPr>
      </w:pPr>
    </w:p>
    <w:sectPr w:rsidR="00734FF5" w:rsidSect="00D06660">
      <w:headerReference w:type="default" r:id="rId7"/>
      <w:footerReference w:type="default" r:id="rId8"/>
      <w:pgSz w:w="15840" w:h="12240" w:orient="landscape"/>
      <w:pgMar w:top="1440" w:right="1440" w:bottom="1440" w:left="1440" w:header="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7CA33" w14:textId="77777777" w:rsidR="00CF3DFC" w:rsidRDefault="00CF3DFC">
      <w:r>
        <w:separator/>
      </w:r>
    </w:p>
  </w:endnote>
  <w:endnote w:type="continuationSeparator" w:id="0">
    <w:p w14:paraId="2902544B" w14:textId="77777777" w:rsidR="00CF3DFC" w:rsidRDefault="00CF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5F03" w14:textId="77777777" w:rsidR="009A1199" w:rsidRDefault="00174F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ns w:id="9" w:author="Coordinador Permanencia Programa Ingeniería de Sistemas" w:date="2019-05-31T03:08:00Z"/>
        <w:color w:val="000000"/>
        <w:sz w:val="22"/>
        <w:szCs w:val="22"/>
      </w:rPr>
    </w:pPr>
    <w:ins w:id="10" w:author="Coordinador Permanencia Programa Ingeniería de Sistemas" w:date="2019-05-31T03:08:00Z">
      <w:r>
        <w:rPr>
          <w:color w:val="4A66AC"/>
          <w:sz w:val="22"/>
          <w:szCs w:val="22"/>
        </w:rPr>
        <w:t xml:space="preserve"> </w:t>
      </w:r>
      <w:r>
        <w:rPr>
          <w:color w:val="4A66AC"/>
          <w:sz w:val="22"/>
          <w:szCs w:val="22"/>
        </w:rPr>
        <w:fldChar w:fldCharType="begin"/>
      </w:r>
      <w:r>
        <w:rPr>
          <w:color w:val="4A66AC"/>
          <w:sz w:val="22"/>
          <w:szCs w:val="22"/>
        </w:rPr>
        <w:instrText>PAGE</w:instrText>
      </w:r>
    </w:ins>
    <w:r>
      <w:rPr>
        <w:color w:val="4A66AC"/>
        <w:sz w:val="22"/>
        <w:szCs w:val="22"/>
      </w:rPr>
      <w:fldChar w:fldCharType="separate"/>
    </w:r>
    <w:r w:rsidR="00B11229">
      <w:rPr>
        <w:noProof/>
        <w:color w:val="4A66AC"/>
        <w:sz w:val="22"/>
        <w:szCs w:val="22"/>
      </w:rPr>
      <w:t>1</w:t>
    </w:r>
    <w:ins w:id="11" w:author="Coordinador Permanencia Programa Ingeniería de Sistemas" w:date="2019-05-31T03:08:00Z">
      <w:r>
        <w:rPr>
          <w:color w:val="4A66AC"/>
          <w:sz w:val="22"/>
          <w:szCs w:val="22"/>
        </w:rPr>
        <w:fldChar w:fldCharType="end"/>
      </w:r>
      <w:r>
        <w:rPr>
          <w:noProof/>
          <w:lang w:eastAsia="es-CO"/>
        </w:rPr>
        <w:drawing>
          <wp:anchor distT="0" distB="0" distL="114300" distR="114300" simplePos="0" relativeHeight="251660288" behindDoc="0" locked="0" layoutInCell="1" hidden="0" allowOverlap="1" wp14:anchorId="40DB7DFF" wp14:editId="3F7D7ECC">
            <wp:simplePos x="0" y="0"/>
            <wp:positionH relativeFrom="column">
              <wp:posOffset>-57149</wp:posOffset>
            </wp:positionH>
            <wp:positionV relativeFrom="paragraph">
              <wp:posOffset>-137794</wp:posOffset>
            </wp:positionV>
            <wp:extent cx="2171700" cy="633095"/>
            <wp:effectExtent l="0" t="0" r="0" b="0"/>
            <wp:wrapSquare wrapText="bothSides" distT="0" distB="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33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4C7625CF" wp14:editId="6B955DE6">
                <wp:simplePos x="0" y="0"/>
                <wp:positionH relativeFrom="column">
                  <wp:posOffset>-38099</wp:posOffset>
                </wp:positionH>
                <wp:positionV relativeFrom="paragraph">
                  <wp:posOffset>-88899</wp:posOffset>
                </wp:positionV>
                <wp:extent cx="6038850" cy="19050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26575" y="3780000"/>
                          <a:ext cx="60388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-88899</wp:posOffset>
                </wp:positionV>
                <wp:extent cx="6038850" cy="19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ins>
  </w:p>
  <w:p w14:paraId="1D27BA80" w14:textId="77777777" w:rsidR="009A1199" w:rsidRDefault="00174F91">
    <w:pPr>
      <w:pBdr>
        <w:top w:val="nil"/>
        <w:left w:val="nil"/>
        <w:bottom w:val="nil"/>
        <w:right w:val="nil"/>
        <w:between w:val="nil"/>
      </w:pBdr>
      <w:tabs>
        <w:tab w:val="left" w:pos="8838"/>
      </w:tabs>
      <w:rPr>
        <w:ins w:id="12" w:author="Coordinador Permanencia Programa Ingeniería de Sistemas" w:date="2019-05-31T03:08:00Z"/>
        <w:color w:val="000000"/>
      </w:rPr>
    </w:pPr>
    <w:ins w:id="13" w:author="Coordinador Permanencia Programa Ingeniería de Sistemas" w:date="2019-05-31T03:08:00Z">
      <w:r>
        <w:rPr>
          <w:color w:val="000000"/>
        </w:rPr>
        <w:tab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850C8" w14:textId="77777777" w:rsidR="00CF3DFC" w:rsidRDefault="00CF3DFC">
      <w:r>
        <w:separator/>
      </w:r>
    </w:p>
  </w:footnote>
  <w:footnote w:type="continuationSeparator" w:id="0">
    <w:p w14:paraId="5AFD978F" w14:textId="77777777" w:rsidR="00CF3DFC" w:rsidRDefault="00CF3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955CC" w14:textId="77777777" w:rsidR="009A1199" w:rsidRDefault="009A11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ns w:id="1" w:author="Coordinador Permanencia Programa Ingeniería de Sistemas" w:date="2019-05-31T03:08:00Z"/>
        <w:smallCaps/>
        <w:color w:val="242852"/>
      </w:rPr>
    </w:pPr>
  </w:p>
  <w:p w14:paraId="62DD5C88" w14:textId="77777777" w:rsidR="009A1199" w:rsidRDefault="009A11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ns w:id="2" w:author="Coordinador Permanencia Programa Ingeniería de Sistemas" w:date="2019-05-31T03:08:00Z"/>
        <w:smallCaps/>
        <w:color w:val="242852"/>
      </w:rPr>
    </w:pPr>
  </w:p>
  <w:p w14:paraId="6133BD1F" w14:textId="77777777" w:rsidR="009A1199" w:rsidRDefault="00174F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ns w:id="3" w:author="Coordinador Permanencia Programa Ingeniería de Sistemas" w:date="2019-05-31T03:08:00Z"/>
        <w:smallCaps/>
        <w:color w:val="374C80"/>
        <w:sz w:val="24"/>
        <w:szCs w:val="24"/>
      </w:rPr>
    </w:pPr>
    <w:ins w:id="4" w:author="Coordinador Permanencia Programa Ingeniería de Sistemas" w:date="2019-05-31T03:08:00Z">
      <w:r>
        <w:rPr>
          <w:b/>
          <w:color w:val="374C80"/>
          <w:sz w:val="24"/>
          <w:szCs w:val="24"/>
        </w:rPr>
        <w:t>PROGRAMA DE TECNOLOGÍA EN DESARROLLO DE SOFTWARE</w:t>
      </w:r>
      <w:r>
        <w:rPr>
          <w:i/>
          <w:color w:val="000000"/>
          <w:sz w:val="22"/>
          <w:szCs w:val="22"/>
        </w:rPr>
        <w:t xml:space="preserve">                                                                                            </w:t>
      </w:r>
    </w:ins>
  </w:p>
  <w:p w14:paraId="18EB47CC" w14:textId="77777777" w:rsidR="009A1199" w:rsidRDefault="00D06660">
    <w:pPr>
      <w:spacing w:line="267" w:lineRule="auto"/>
      <w:ind w:right="18"/>
      <w:jc w:val="right"/>
      <w:rPr>
        <w:ins w:id="5" w:author="Coordinador Permanencia Programa Ingeniería de Sistemas" w:date="2019-05-31T03:08:00Z"/>
        <w:b/>
        <w:i/>
        <w:color w:val="384D81"/>
        <w:sz w:val="22"/>
        <w:szCs w:val="22"/>
      </w:rPr>
    </w:pPr>
    <w:r>
      <w:rPr>
        <w:b/>
        <w:i/>
        <w:color w:val="384D81"/>
        <w:sz w:val="22"/>
        <w:szCs w:val="22"/>
      </w:rPr>
      <w:t>Proyecto de Aula Primer Semestre</w:t>
    </w:r>
  </w:p>
  <w:p w14:paraId="152E286A" w14:textId="77777777" w:rsidR="009A1199" w:rsidRDefault="00D06660">
    <w:pPr>
      <w:spacing w:line="267" w:lineRule="auto"/>
      <w:ind w:right="18"/>
      <w:jc w:val="right"/>
      <w:rPr>
        <w:ins w:id="6" w:author="Coordinador Permanencia Programa Ingeniería de Sistemas" w:date="2019-05-31T03:08:00Z"/>
        <w:b/>
        <w:i/>
        <w:color w:val="374C80"/>
        <w:sz w:val="22"/>
        <w:szCs w:val="22"/>
      </w:rPr>
    </w:pPr>
    <w:r>
      <w:rPr>
        <w:b/>
        <w:i/>
        <w:color w:val="384D81"/>
        <w:sz w:val="22"/>
        <w:szCs w:val="22"/>
      </w:rPr>
      <w:t>ANEXO 4. H</w:t>
    </w:r>
    <w:r w:rsidR="0005570E">
      <w:rPr>
        <w:b/>
        <w:i/>
        <w:color w:val="384D81"/>
        <w:sz w:val="22"/>
        <w:szCs w:val="22"/>
      </w:rPr>
      <w:t>istorias de usuario</w:t>
    </w:r>
    <w:r>
      <w:rPr>
        <w:b/>
        <w:i/>
        <w:color w:val="384D81"/>
        <w:sz w:val="22"/>
        <w:szCs w:val="22"/>
      </w:rPr>
      <w:t xml:space="preserve">  </w:t>
    </w:r>
  </w:p>
  <w:p w14:paraId="26D1330A" w14:textId="77777777" w:rsidR="009A1199" w:rsidRDefault="00174F91">
    <w:pPr>
      <w:rPr>
        <w:ins w:id="7" w:author="Coordinador Permanencia Programa Ingeniería de Sistemas" w:date="2019-05-31T03:08:00Z"/>
        <w:b/>
        <w:color w:val="374C80"/>
        <w:sz w:val="22"/>
        <w:szCs w:val="22"/>
      </w:rPr>
    </w:pPr>
    <w:ins w:id="8" w:author="Coordinador Permanencia Programa Ingeniería de Sistemas" w:date="2019-05-31T03:08:00Z"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C4EA142" wp14:editId="4F8D3678">
                <wp:simplePos x="0" y="0"/>
                <wp:positionH relativeFrom="column">
                  <wp:posOffset>-63499</wp:posOffset>
                </wp:positionH>
                <wp:positionV relativeFrom="paragraph">
                  <wp:posOffset>25400</wp:posOffset>
                </wp:positionV>
                <wp:extent cx="6038850" cy="12700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26575" y="3780000"/>
                          <a:ext cx="60388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25400</wp:posOffset>
                </wp:positionV>
                <wp:extent cx="603885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76F7D18" wp14:editId="0B1F0A51">
                <wp:simplePos x="0" y="0"/>
                <wp:positionH relativeFrom="column">
                  <wp:posOffset>-50799</wp:posOffset>
                </wp:positionH>
                <wp:positionV relativeFrom="paragraph">
                  <wp:posOffset>76200</wp:posOffset>
                </wp:positionV>
                <wp:extent cx="6038850" cy="1905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26575" y="3780000"/>
                          <a:ext cx="60388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76200</wp:posOffset>
                </wp:positionV>
                <wp:extent cx="6038850" cy="190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888"/>
    <w:multiLevelType w:val="multilevel"/>
    <w:tmpl w:val="FE4A225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3BC4438"/>
    <w:multiLevelType w:val="multilevel"/>
    <w:tmpl w:val="D26C1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E17302"/>
    <w:multiLevelType w:val="hybridMultilevel"/>
    <w:tmpl w:val="DCBC9D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E29AE"/>
    <w:multiLevelType w:val="hybridMultilevel"/>
    <w:tmpl w:val="B6CA0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74522"/>
    <w:multiLevelType w:val="multilevel"/>
    <w:tmpl w:val="B2529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566DB3"/>
    <w:multiLevelType w:val="multilevel"/>
    <w:tmpl w:val="93A482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583367"/>
    <w:multiLevelType w:val="multilevel"/>
    <w:tmpl w:val="4F5E3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C73D4E"/>
    <w:multiLevelType w:val="hybridMultilevel"/>
    <w:tmpl w:val="119CD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428E6"/>
    <w:multiLevelType w:val="hybridMultilevel"/>
    <w:tmpl w:val="99BE91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532AC"/>
    <w:multiLevelType w:val="hybridMultilevel"/>
    <w:tmpl w:val="5720B7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F5D5E"/>
    <w:multiLevelType w:val="hybridMultilevel"/>
    <w:tmpl w:val="69E2850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9172A"/>
    <w:multiLevelType w:val="multilevel"/>
    <w:tmpl w:val="C96814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3F35E49"/>
    <w:multiLevelType w:val="multilevel"/>
    <w:tmpl w:val="B18CDB8A"/>
    <w:lvl w:ilvl="0">
      <w:start w:val="1"/>
      <w:numFmt w:val="lowerRoman"/>
      <w:lvlText w:val="%1)"/>
      <w:lvlJc w:val="left"/>
      <w:pPr>
        <w:ind w:left="1080" w:hanging="72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C55C3"/>
    <w:multiLevelType w:val="hybridMultilevel"/>
    <w:tmpl w:val="C44875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275F2"/>
    <w:multiLevelType w:val="multilevel"/>
    <w:tmpl w:val="12F6DAC6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789B1886"/>
    <w:multiLevelType w:val="multilevel"/>
    <w:tmpl w:val="F57C5C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9F2294"/>
    <w:multiLevelType w:val="multilevel"/>
    <w:tmpl w:val="60F069D0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F7B61D9"/>
    <w:multiLevelType w:val="multilevel"/>
    <w:tmpl w:val="305469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765" w:hanging="405"/>
      </w:p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eastAsia="Arial" w:hAnsi="Arial" w:cs="Arial"/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 w16cid:durableId="876088653">
    <w:abstractNumId w:val="12"/>
  </w:num>
  <w:num w:numId="2" w16cid:durableId="1356809713">
    <w:abstractNumId w:val="16"/>
  </w:num>
  <w:num w:numId="3" w16cid:durableId="674111342">
    <w:abstractNumId w:val="14"/>
  </w:num>
  <w:num w:numId="4" w16cid:durableId="963586192">
    <w:abstractNumId w:val="4"/>
  </w:num>
  <w:num w:numId="5" w16cid:durableId="379288764">
    <w:abstractNumId w:val="17"/>
  </w:num>
  <w:num w:numId="6" w16cid:durableId="930821890">
    <w:abstractNumId w:val="6"/>
  </w:num>
  <w:num w:numId="7" w16cid:durableId="642781494">
    <w:abstractNumId w:val="0"/>
  </w:num>
  <w:num w:numId="8" w16cid:durableId="1015381590">
    <w:abstractNumId w:val="15"/>
  </w:num>
  <w:num w:numId="9" w16cid:durableId="474371556">
    <w:abstractNumId w:val="5"/>
  </w:num>
  <w:num w:numId="10" w16cid:durableId="1755282147">
    <w:abstractNumId w:val="1"/>
  </w:num>
  <w:num w:numId="11" w16cid:durableId="423231985">
    <w:abstractNumId w:val="11"/>
  </w:num>
  <w:num w:numId="12" w16cid:durableId="47804678">
    <w:abstractNumId w:val="7"/>
  </w:num>
  <w:num w:numId="13" w16cid:durableId="1428576469">
    <w:abstractNumId w:val="3"/>
  </w:num>
  <w:num w:numId="14" w16cid:durableId="253975484">
    <w:abstractNumId w:val="2"/>
  </w:num>
  <w:num w:numId="15" w16cid:durableId="1799837957">
    <w:abstractNumId w:val="8"/>
  </w:num>
  <w:num w:numId="16" w16cid:durableId="1129326575">
    <w:abstractNumId w:val="10"/>
  </w:num>
  <w:num w:numId="17" w16cid:durableId="1069767212">
    <w:abstractNumId w:val="9"/>
  </w:num>
  <w:num w:numId="18" w16cid:durableId="10605964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199"/>
    <w:rsid w:val="00027CDA"/>
    <w:rsid w:val="000426B2"/>
    <w:rsid w:val="0005570E"/>
    <w:rsid w:val="000908A2"/>
    <w:rsid w:val="000D5B52"/>
    <w:rsid w:val="00106A04"/>
    <w:rsid w:val="00174F91"/>
    <w:rsid w:val="001C5767"/>
    <w:rsid w:val="00230AB7"/>
    <w:rsid w:val="0026486E"/>
    <w:rsid w:val="0028789A"/>
    <w:rsid w:val="002A5E21"/>
    <w:rsid w:val="002D4C07"/>
    <w:rsid w:val="00324541"/>
    <w:rsid w:val="00361F62"/>
    <w:rsid w:val="00367979"/>
    <w:rsid w:val="00385434"/>
    <w:rsid w:val="0049705B"/>
    <w:rsid w:val="004B70E2"/>
    <w:rsid w:val="00542A06"/>
    <w:rsid w:val="00554A6A"/>
    <w:rsid w:val="00557E00"/>
    <w:rsid w:val="0058529D"/>
    <w:rsid w:val="00585DCA"/>
    <w:rsid w:val="0060217E"/>
    <w:rsid w:val="00635AE4"/>
    <w:rsid w:val="006E347A"/>
    <w:rsid w:val="006F340C"/>
    <w:rsid w:val="007209AC"/>
    <w:rsid w:val="007219B4"/>
    <w:rsid w:val="00734FF5"/>
    <w:rsid w:val="007415AF"/>
    <w:rsid w:val="00741C67"/>
    <w:rsid w:val="0077606D"/>
    <w:rsid w:val="007F7CB0"/>
    <w:rsid w:val="00833505"/>
    <w:rsid w:val="00853428"/>
    <w:rsid w:val="008B105A"/>
    <w:rsid w:val="00903274"/>
    <w:rsid w:val="009A1199"/>
    <w:rsid w:val="009C380A"/>
    <w:rsid w:val="009F4EB1"/>
    <w:rsid w:val="00A13167"/>
    <w:rsid w:val="00A40B51"/>
    <w:rsid w:val="00B11229"/>
    <w:rsid w:val="00B61365"/>
    <w:rsid w:val="00C01C60"/>
    <w:rsid w:val="00C478BB"/>
    <w:rsid w:val="00C662E6"/>
    <w:rsid w:val="00C712E1"/>
    <w:rsid w:val="00CF3DFC"/>
    <w:rsid w:val="00D06660"/>
    <w:rsid w:val="00D94E62"/>
    <w:rsid w:val="00D95455"/>
    <w:rsid w:val="00DD0F92"/>
    <w:rsid w:val="00E458FE"/>
    <w:rsid w:val="00E62C77"/>
    <w:rsid w:val="00E676F3"/>
    <w:rsid w:val="00E746AC"/>
    <w:rsid w:val="00E93B86"/>
    <w:rsid w:val="00F5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804C93"/>
  <w15:docId w15:val="{690B7257-402A-4CDB-8A9A-9CF855E2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94E62"/>
  </w:style>
  <w:style w:type="paragraph" w:styleId="Ttulo1">
    <w:name w:val="heading 1"/>
    <w:basedOn w:val="Normal"/>
    <w:next w:val="Normal"/>
    <w:pPr>
      <w:pBdr>
        <w:top w:val="single" w:sz="24" w:space="0" w:color="4A66AC"/>
        <w:left w:val="single" w:sz="24" w:space="0" w:color="4A66AC"/>
        <w:bottom w:val="single" w:sz="24" w:space="0" w:color="4A66AC"/>
        <w:right w:val="single" w:sz="24" w:space="0" w:color="4A66AC"/>
      </w:pBdr>
      <w:shd w:val="clear" w:color="auto" w:fill="4A66AC"/>
      <w:outlineLvl w:val="0"/>
    </w:pPr>
    <w:rPr>
      <w:smallCaps/>
      <w:color w:val="FFFFFF"/>
      <w:sz w:val="22"/>
      <w:szCs w:val="22"/>
    </w:rPr>
  </w:style>
  <w:style w:type="paragraph" w:styleId="Ttulo2">
    <w:name w:val="heading 2"/>
    <w:basedOn w:val="Normal"/>
    <w:next w:val="Normal"/>
    <w:pPr>
      <w:pBdr>
        <w:top w:val="single" w:sz="24" w:space="0" w:color="DAE0EF"/>
        <w:left w:val="single" w:sz="24" w:space="0" w:color="DAE0EF"/>
        <w:bottom w:val="single" w:sz="24" w:space="0" w:color="DAE0EF"/>
        <w:right w:val="single" w:sz="24" w:space="0" w:color="DAE0EF"/>
      </w:pBdr>
      <w:shd w:val="clear" w:color="auto" w:fill="DAE0EF"/>
      <w:outlineLvl w:val="1"/>
    </w:pPr>
    <w:rPr>
      <w:smallCaps/>
    </w:rPr>
  </w:style>
  <w:style w:type="paragraph" w:styleId="Ttulo3">
    <w:name w:val="heading 3"/>
    <w:basedOn w:val="Normal"/>
    <w:next w:val="Normal"/>
    <w:pPr>
      <w:pBdr>
        <w:top w:val="single" w:sz="6" w:space="2" w:color="4A66AC"/>
      </w:pBdr>
      <w:spacing w:before="300"/>
      <w:outlineLvl w:val="2"/>
    </w:pPr>
    <w:rPr>
      <w:smallCaps/>
      <w:color w:val="243255"/>
    </w:rPr>
  </w:style>
  <w:style w:type="paragraph" w:styleId="Ttulo4">
    <w:name w:val="heading 4"/>
    <w:basedOn w:val="Normal"/>
    <w:next w:val="Normal"/>
    <w:pPr>
      <w:pBdr>
        <w:top w:val="dotted" w:sz="6" w:space="2" w:color="4A66AC"/>
      </w:pBdr>
      <w:spacing w:before="200"/>
      <w:outlineLvl w:val="3"/>
    </w:pPr>
    <w:rPr>
      <w:smallCaps/>
      <w:color w:val="374C80"/>
    </w:rPr>
  </w:style>
  <w:style w:type="paragraph" w:styleId="Ttulo5">
    <w:name w:val="heading 5"/>
    <w:basedOn w:val="Normal"/>
    <w:next w:val="Normal"/>
    <w:pPr>
      <w:pBdr>
        <w:bottom w:val="single" w:sz="6" w:space="1" w:color="4A66AC"/>
      </w:pBdr>
      <w:spacing w:before="200"/>
      <w:outlineLvl w:val="4"/>
    </w:pPr>
    <w:rPr>
      <w:smallCaps/>
      <w:color w:val="374C80"/>
    </w:rPr>
  </w:style>
  <w:style w:type="paragraph" w:styleId="Ttulo6">
    <w:name w:val="heading 6"/>
    <w:basedOn w:val="Normal"/>
    <w:next w:val="Normal"/>
    <w:pPr>
      <w:pBdr>
        <w:bottom w:val="dotted" w:sz="6" w:space="1" w:color="4A66AC"/>
      </w:pBdr>
      <w:spacing w:before="200"/>
      <w:outlineLvl w:val="5"/>
    </w:pPr>
    <w:rPr>
      <w:smallCaps/>
      <w:color w:val="374C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smallCaps/>
      <w:color w:val="4A66AC"/>
      <w:sz w:val="52"/>
      <w:szCs w:val="52"/>
    </w:rPr>
  </w:style>
  <w:style w:type="paragraph" w:styleId="Subttulo">
    <w:name w:val="Subtitle"/>
    <w:basedOn w:val="Normal"/>
    <w:next w:val="Normal"/>
    <w:pPr>
      <w:spacing w:after="500"/>
    </w:pPr>
    <w:rPr>
      <w:smallCaps/>
      <w:color w:val="595959"/>
      <w:sz w:val="21"/>
      <w:szCs w:val="21"/>
    </w:rPr>
  </w:style>
  <w:style w:type="table" w:customStyle="1" w:styleId="a">
    <w:basedOn w:val="TableNormal"/>
    <w:rPr>
      <w:color w:val="374C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AE0EF"/>
    </w:tcPr>
    <w:tblStylePr w:type="firstRow">
      <w:rPr>
        <w:b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</w:rPr>
      <w:tblPr/>
      <w:tcPr>
        <w:tcBorders>
          <w:top w:val="single" w:sz="4" w:space="0" w:color="4A66A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0EF"/>
      </w:tcPr>
    </w:tblStylePr>
    <w:tblStylePr w:type="band1Horz">
      <w:tblPr/>
      <w:tcPr>
        <w:shd w:val="clear" w:color="auto" w:fill="DAE0EF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Pr>
      <w:color w:val="374C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AE0EF"/>
    </w:tcPr>
    <w:tblStylePr w:type="firstRow">
      <w:rPr>
        <w:b/>
      </w:rPr>
      <w:tblPr/>
      <w:tcPr>
        <w:tcBorders>
          <w:bottom w:val="single" w:sz="12" w:space="0" w:color="90A2CF"/>
        </w:tcBorders>
      </w:tcPr>
    </w:tblStylePr>
    <w:tblStylePr w:type="lastRow">
      <w:rPr>
        <w:b/>
      </w:rPr>
      <w:tblPr/>
      <w:tcPr>
        <w:tcBorders>
          <w:top w:val="single" w:sz="4" w:space="0" w:color="90A2CF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93B8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3B86"/>
    <w:rPr>
      <w:rFonts w:ascii="Segoe UI" w:hAnsi="Segoe UI" w:cs="Segoe UI"/>
      <w:sz w:val="18"/>
      <w:szCs w:val="18"/>
    </w:rPr>
  </w:style>
  <w:style w:type="table" w:styleId="Tablaconcuadrcula1clara-nfasis1">
    <w:name w:val="Grid Table 1 Light Accent 1"/>
    <w:basedOn w:val="Tablanormal"/>
    <w:uiPriority w:val="46"/>
    <w:rsid w:val="008B105A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8B10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Prrafodelista">
    <w:name w:val="List Paragraph"/>
    <w:basedOn w:val="Normal"/>
    <w:uiPriority w:val="34"/>
    <w:qFormat/>
    <w:rsid w:val="009F4E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5B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8543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85434"/>
    <w:rPr>
      <w:b/>
      <w:bCs/>
    </w:rPr>
  </w:style>
  <w:style w:type="table" w:styleId="Tablaconcuadrcula">
    <w:name w:val="Table Grid"/>
    <w:basedOn w:val="Tablanormal"/>
    <w:uiPriority w:val="39"/>
    <w:rsid w:val="002D4C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2D4C07"/>
  </w:style>
  <w:style w:type="table" w:styleId="Tablaconcuadrculaclara">
    <w:name w:val="Grid Table Light"/>
    <w:basedOn w:val="Tablanormal"/>
    <w:uiPriority w:val="40"/>
    <w:rsid w:val="00027C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0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0B51"/>
  </w:style>
  <w:style w:type="paragraph" w:styleId="Piedepgina">
    <w:name w:val="footer"/>
    <w:basedOn w:val="Normal"/>
    <w:link w:val="PiedepginaCar"/>
    <w:uiPriority w:val="99"/>
    <w:unhideWhenUsed/>
    <w:rsid w:val="00A40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B51"/>
  </w:style>
  <w:style w:type="character" w:styleId="Textoennegrita">
    <w:name w:val="Strong"/>
    <w:basedOn w:val="Fuentedeprrafopredeter"/>
    <w:uiPriority w:val="22"/>
    <w:qFormat/>
    <w:rsid w:val="006F34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 Tecnologico Comfenalco</dc:creator>
  <cp:lastModifiedBy>E104 Sede B Tecnologico Comfenalco</cp:lastModifiedBy>
  <cp:revision>2</cp:revision>
  <dcterms:created xsi:type="dcterms:W3CDTF">2026-10-14T01:15:00Z</dcterms:created>
  <dcterms:modified xsi:type="dcterms:W3CDTF">2026-10-14T01:15:00Z</dcterms:modified>
</cp:coreProperties>
</file>